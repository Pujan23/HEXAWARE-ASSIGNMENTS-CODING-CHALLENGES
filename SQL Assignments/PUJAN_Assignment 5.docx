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05C36" w14:textId="07EE1770" w:rsidR="0001629A" w:rsidRPr="0001629A" w:rsidRDefault="0001629A">
      <w:pPr>
        <w:rPr>
          <w:b/>
          <w:sz w:val="36"/>
          <w:rPrChange w:id="0" w:author="Pujan Rastogi" w:date="2023-12-13T19:24:00Z">
            <w:rPr>
              <w:b/>
              <w:sz w:val="28"/>
            </w:rPr>
          </w:rPrChange>
        </w:rPr>
      </w:pPr>
      <w:r w:rsidRPr="0001629A">
        <w:rPr>
          <w:b/>
          <w:sz w:val="36"/>
          <w:rPrChange w:id="1" w:author="Pujan Rastogi" w:date="2023-12-13T19:24:00Z">
            <w:rPr>
              <w:b/>
              <w:sz w:val="28"/>
            </w:rPr>
          </w:rPrChange>
        </w:rPr>
        <w:t xml:space="preserve">Tasks 1: Database Design: </w:t>
      </w:r>
    </w:p>
    <w:p w14:paraId="63FB8390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>1. Create the database named "</w:t>
      </w:r>
      <w:proofErr w:type="spellStart"/>
      <w:r w:rsidRPr="0001629A">
        <w:rPr>
          <w:b/>
          <w:bCs/>
        </w:rPr>
        <w:t>TicketBookingSystem</w:t>
      </w:r>
      <w:proofErr w:type="spellEnd"/>
      <w:r w:rsidRPr="0001629A">
        <w:rPr>
          <w:b/>
          <w:bCs/>
        </w:rPr>
        <w:t xml:space="preserve">" </w:t>
      </w:r>
    </w:p>
    <w:p w14:paraId="132FE6A8" w14:textId="5A01DC13" w:rsidR="0001629A" w:rsidRPr="0001629A" w:rsidRDefault="0001629A">
      <w:pPr>
        <w:rPr>
          <w:ins w:id="2" w:author="Pujan Rastogi" w:date="2023-12-13T19:24:00Z"/>
          <w:b/>
          <w:bCs/>
        </w:rPr>
      </w:pPr>
      <w:ins w:id="3" w:author="Pujan Rastogi" w:date="2023-12-13T19:24:00Z">
        <w:r w:rsidRPr="0001629A">
          <w:rPr>
            <w:b/>
            <w:bCs/>
            <w:noProof/>
          </w:rPr>
          <w:drawing>
            <wp:inline distT="0" distB="0" distL="0" distR="0" wp14:anchorId="14649C46" wp14:editId="14956750">
              <wp:extent cx="3625850" cy="1251503"/>
              <wp:effectExtent l="0" t="0" r="0" b="6350"/>
              <wp:docPr id="49662070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96620702" name="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0172" cy="1252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E28648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2. Write SQL scripts to create the mentioned tables with appropriate data types, constraints, and relationships. • Venu • Event • Customers • Booking </w:t>
      </w:r>
    </w:p>
    <w:p w14:paraId="6CDA2B92" w14:textId="447A7CF9" w:rsidR="0001629A" w:rsidRDefault="0001629A">
      <w:pPr>
        <w:rPr>
          <w:ins w:id="4" w:author="Pujan Rastogi" w:date="2023-12-13T19:24:00Z"/>
          <w:b/>
          <w:bCs/>
        </w:rPr>
      </w:pPr>
      <w:ins w:id="5" w:author="Pujan Rastogi" w:date="2023-12-13T19:24:00Z">
        <w:r w:rsidRPr="0001629A">
          <w:rPr>
            <w:b/>
            <w:bCs/>
            <w:noProof/>
          </w:rPr>
          <w:drawing>
            <wp:inline distT="0" distB="0" distL="0" distR="0" wp14:anchorId="2A192F41" wp14:editId="23369F71">
              <wp:extent cx="3511730" cy="1257365"/>
              <wp:effectExtent l="0" t="0" r="0" b="0"/>
              <wp:docPr id="10754400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544007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11730" cy="12573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3FF865" w14:textId="09DCA2C8" w:rsidR="00AD5A01" w:rsidRDefault="00AD5A01">
      <w:pPr>
        <w:rPr>
          <w:ins w:id="6" w:author="Pujan Rastogi" w:date="2023-12-13T19:24:00Z"/>
          <w:b/>
          <w:bCs/>
        </w:rPr>
      </w:pPr>
      <w:ins w:id="7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705D932B" wp14:editId="0438E0AA">
              <wp:extent cx="5731510" cy="2291080"/>
              <wp:effectExtent l="0" t="0" r="2540" b="0"/>
              <wp:docPr id="21907770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9077708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910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B83C51" w14:textId="678EDB05" w:rsidR="00AD5A01" w:rsidRPr="0001629A" w:rsidRDefault="00AD5A01">
      <w:pPr>
        <w:rPr>
          <w:ins w:id="8" w:author="Pujan Rastogi" w:date="2023-12-13T19:24:00Z"/>
          <w:b/>
          <w:bCs/>
        </w:rPr>
      </w:pPr>
      <w:ins w:id="9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6E754CD8" wp14:editId="0A12D8F9">
              <wp:extent cx="5731510" cy="2220595"/>
              <wp:effectExtent l="0" t="0" r="2540" b="8255"/>
              <wp:docPr id="153885148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38851480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2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07D9D9B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3. Create an ERD (Entity Relationship Diagram) for the database. </w:t>
      </w:r>
    </w:p>
    <w:p w14:paraId="066E1E00" w14:textId="77777777" w:rsidR="00976990" w:rsidRDefault="00976990">
      <w:pPr>
        <w:rPr>
          <w:ins w:id="10" w:author="Pujan Rastogi" w:date="2023-12-13T19:24:00Z"/>
          <w:noProof/>
        </w:rPr>
      </w:pPr>
    </w:p>
    <w:p w14:paraId="2B915C46" w14:textId="05A7838B" w:rsidR="00BD7530" w:rsidRPr="0001629A" w:rsidRDefault="00BD7530">
      <w:pPr>
        <w:rPr>
          <w:ins w:id="11" w:author="Pujan Rastogi" w:date="2023-12-13T19:24:00Z"/>
          <w:b/>
          <w:bCs/>
        </w:rPr>
      </w:pPr>
      <w:ins w:id="12" w:author="Pujan Rastogi" w:date="2023-12-13T19:24:00Z">
        <w:r>
          <w:rPr>
            <w:noProof/>
          </w:rPr>
          <w:drawing>
            <wp:inline distT="0" distB="0" distL="0" distR="0" wp14:anchorId="682B75C9" wp14:editId="3DB7D5F4">
              <wp:extent cx="4986655" cy="6745458"/>
              <wp:effectExtent l="0" t="0" r="4445" b="0"/>
              <wp:docPr id="1195705414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23895"/>
                      <a:stretch/>
                    </pic:blipFill>
                    <pic:spPr bwMode="auto">
                      <a:xfrm>
                        <a:off x="0" y="0"/>
                        <a:ext cx="4986655" cy="67454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2986488" w14:textId="77777777" w:rsidR="0001629A" w:rsidRPr="0001629A" w:rsidRDefault="0001629A">
      <w:pPr>
        <w:rPr>
          <w:b/>
          <w:bCs/>
        </w:rPr>
      </w:pPr>
      <w:r w:rsidRPr="0001629A">
        <w:rPr>
          <w:b/>
          <w:bCs/>
        </w:rPr>
        <w:t>4. Create appropriate Primary Key and Foreign Key constraints for referential integrity</w:t>
      </w:r>
      <w:ins w:id="13" w:author="Pujan Rastogi" w:date="2023-12-13T19:24:00Z">
        <w:r w:rsidRPr="0001629A">
          <w:rPr>
            <w:b/>
            <w:bCs/>
          </w:rPr>
          <w:t xml:space="preserve">. </w:t>
        </w:r>
      </w:ins>
    </w:p>
    <w:p w14:paraId="3C3737A1" w14:textId="77777777" w:rsidR="0001629A" w:rsidRPr="0001629A" w:rsidRDefault="0001629A">
      <w:pPr>
        <w:rPr>
          <w:b/>
          <w:sz w:val="36"/>
          <w:u w:val="single"/>
          <w:rPrChange w:id="14" w:author="Pujan Rastogi" w:date="2023-12-13T19:24:00Z">
            <w:rPr>
              <w:b/>
              <w:sz w:val="32"/>
            </w:rPr>
          </w:rPrChange>
        </w:rPr>
      </w:pPr>
      <w:r w:rsidRPr="0001629A">
        <w:rPr>
          <w:b/>
          <w:sz w:val="36"/>
          <w:u w:val="single"/>
          <w:rPrChange w:id="15" w:author="Pujan Rastogi" w:date="2023-12-13T19:24:00Z">
            <w:rPr>
              <w:b/>
              <w:sz w:val="32"/>
            </w:rPr>
          </w:rPrChange>
        </w:rPr>
        <w:t xml:space="preserve">Tasks 2: Select, Where, Between, AND, LIKE: </w:t>
      </w:r>
    </w:p>
    <w:p w14:paraId="06EA3C97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1. Write a SQL query to insert at least 10 sample records into each table. </w:t>
      </w:r>
    </w:p>
    <w:p w14:paraId="5FC7ADF1" w14:textId="77777777" w:rsidR="00AD5A01" w:rsidRDefault="00AD5A01">
      <w:pPr>
        <w:rPr>
          <w:ins w:id="16" w:author="Pujan Rastogi" w:date="2023-12-13T19:24:00Z"/>
          <w:noProof/>
        </w:rPr>
      </w:pPr>
    </w:p>
    <w:p w14:paraId="645BE29F" w14:textId="0A4A4F0F" w:rsidR="00AD5A01" w:rsidRDefault="00AD5A01">
      <w:pPr>
        <w:rPr>
          <w:ins w:id="17" w:author="Pujan Rastogi" w:date="2023-12-13T19:24:00Z"/>
          <w:b/>
          <w:bCs/>
        </w:rPr>
      </w:pPr>
      <w:ins w:id="18" w:author="Pujan Rastogi" w:date="2023-12-13T19:24:00Z">
        <w:r>
          <w:rPr>
            <w:noProof/>
          </w:rPr>
          <w:lastRenderedPageBreak/>
          <w:drawing>
            <wp:inline distT="0" distB="0" distL="0" distR="0" wp14:anchorId="6F7B943B" wp14:editId="39AB6C26">
              <wp:extent cx="4178300" cy="4051300"/>
              <wp:effectExtent l="0" t="0" r="0" b="6350"/>
              <wp:docPr id="136218782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2851" t="15209" r="14248" b="21372"/>
                      <a:stretch/>
                    </pic:blipFill>
                    <pic:spPr bwMode="auto">
                      <a:xfrm>
                        <a:off x="0" y="0"/>
                        <a:ext cx="4178300" cy="405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786E9408" w14:textId="09D006A9" w:rsidR="00AD5A01" w:rsidRDefault="00AD5A01">
      <w:pPr>
        <w:rPr>
          <w:ins w:id="19" w:author="Pujan Rastogi" w:date="2023-12-13T19:24:00Z"/>
          <w:b/>
          <w:bCs/>
        </w:rPr>
      </w:pPr>
      <w:ins w:id="20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0C9C322D" wp14:editId="49E2E879">
              <wp:extent cx="5731510" cy="2327275"/>
              <wp:effectExtent l="0" t="0" r="2540" b="0"/>
              <wp:docPr id="196475518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64755188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27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F95C77" w14:textId="6368F82B" w:rsidR="00AD5A01" w:rsidRDefault="00AD5A01">
      <w:pPr>
        <w:rPr>
          <w:ins w:id="21" w:author="Pujan Rastogi" w:date="2023-12-13T19:24:00Z"/>
          <w:b/>
          <w:bCs/>
        </w:rPr>
      </w:pPr>
      <w:ins w:id="22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4D05767E" wp14:editId="7A14ABC1">
              <wp:extent cx="5731510" cy="2297430"/>
              <wp:effectExtent l="0" t="0" r="2540" b="7620"/>
              <wp:docPr id="48798271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87982710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97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10A4BB" w14:textId="77777777" w:rsidR="00AD5A01" w:rsidRPr="0001629A" w:rsidRDefault="00AD5A01">
      <w:pPr>
        <w:rPr>
          <w:ins w:id="23" w:author="Pujan Rastogi" w:date="2023-12-13T19:24:00Z"/>
          <w:b/>
          <w:bCs/>
        </w:rPr>
      </w:pPr>
    </w:p>
    <w:p w14:paraId="342AE6D5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2. Write a SQL query to list all Events. </w:t>
      </w:r>
    </w:p>
    <w:p w14:paraId="431EE90C" w14:textId="77777777" w:rsidR="00AD5A01" w:rsidRDefault="00AD5A01">
      <w:pPr>
        <w:rPr>
          <w:ins w:id="24" w:author="Pujan Rastogi" w:date="2023-12-13T19:24:00Z"/>
          <w:noProof/>
        </w:rPr>
      </w:pPr>
    </w:p>
    <w:p w14:paraId="73570F41" w14:textId="32535CE1" w:rsidR="00AD5A01" w:rsidRPr="0001629A" w:rsidRDefault="00AD5A01">
      <w:pPr>
        <w:rPr>
          <w:ins w:id="25" w:author="Pujan Rastogi" w:date="2023-12-13T19:24:00Z"/>
          <w:b/>
          <w:bCs/>
        </w:rPr>
      </w:pPr>
      <w:ins w:id="26" w:author="Pujan Rastogi" w:date="2023-12-13T19:24:00Z">
        <w:r>
          <w:rPr>
            <w:noProof/>
          </w:rPr>
          <w:drawing>
            <wp:inline distT="0" distB="0" distL="0" distR="0" wp14:anchorId="4EBD8105" wp14:editId="4A910CF8">
              <wp:extent cx="4330700" cy="1054100"/>
              <wp:effectExtent l="0" t="0" r="0" b="0"/>
              <wp:docPr id="1842540215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2409" t="9760" r="12032" b="76028"/>
                      <a:stretch/>
                    </pic:blipFill>
                    <pic:spPr bwMode="auto">
                      <a:xfrm>
                        <a:off x="0" y="0"/>
                        <a:ext cx="4330700" cy="1054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04AE8FCF" w14:textId="37CFA648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3. Write a SQL query to select events with available tickets. </w:t>
      </w:r>
    </w:p>
    <w:p w14:paraId="650E4600" w14:textId="2EDA24AE" w:rsidR="00AD5A01" w:rsidRPr="0001629A" w:rsidRDefault="00AD5A01">
      <w:pPr>
        <w:rPr>
          <w:ins w:id="27" w:author="Pujan Rastogi" w:date="2023-12-13T19:24:00Z"/>
          <w:b/>
          <w:bCs/>
        </w:rPr>
      </w:pPr>
      <w:ins w:id="28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01BE05ED" wp14:editId="114B6C77">
              <wp:extent cx="5731510" cy="1632585"/>
              <wp:effectExtent l="0" t="0" r="2540" b="5715"/>
              <wp:docPr id="111532970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15329709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632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31A7D3" w14:textId="4A0032ED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4. Write a SQL query to select events name partial match with ‘cup’. </w:t>
      </w:r>
    </w:p>
    <w:p w14:paraId="5811FB01" w14:textId="02CAD4FE" w:rsidR="00AD5A01" w:rsidRPr="0001629A" w:rsidRDefault="00AD5A01">
      <w:pPr>
        <w:rPr>
          <w:ins w:id="29" w:author="Pujan Rastogi" w:date="2023-12-13T19:24:00Z"/>
          <w:b/>
          <w:bCs/>
        </w:rPr>
      </w:pPr>
      <w:ins w:id="30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3A59D217" wp14:editId="22DD9094">
              <wp:extent cx="4699242" cy="1270065"/>
              <wp:effectExtent l="0" t="0" r="6350" b="6350"/>
              <wp:docPr id="20182692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1826927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9242" cy="1270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841EE7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5. Write a SQL query to select events with ticket price range is between 1000 to 2500. </w:t>
      </w:r>
    </w:p>
    <w:p w14:paraId="0BD1D6A2" w14:textId="4AB80869" w:rsidR="00AD5A01" w:rsidRPr="0001629A" w:rsidRDefault="00AD5A01">
      <w:pPr>
        <w:rPr>
          <w:ins w:id="31" w:author="Pujan Rastogi" w:date="2023-12-13T19:24:00Z"/>
          <w:b/>
          <w:bCs/>
        </w:rPr>
      </w:pPr>
      <w:ins w:id="32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1127724C" wp14:editId="58BF4FDE">
              <wp:extent cx="5731510" cy="1241425"/>
              <wp:effectExtent l="0" t="0" r="2540" b="0"/>
              <wp:docPr id="187434822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4348220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2414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B2F61" w14:textId="65D57F5E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6. Write a SQL query to retrieve events with dates falling within a specific range. </w:t>
      </w:r>
    </w:p>
    <w:p w14:paraId="3251FDC3" w14:textId="3D6B58AD" w:rsidR="00AD5A01" w:rsidRPr="0001629A" w:rsidRDefault="00AD5A01">
      <w:pPr>
        <w:rPr>
          <w:ins w:id="33" w:author="Pujan Rastogi" w:date="2023-12-13T19:24:00Z"/>
          <w:b/>
          <w:bCs/>
        </w:rPr>
      </w:pPr>
      <w:ins w:id="34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5A35C953" wp14:editId="412542C8">
              <wp:extent cx="5731510" cy="1597660"/>
              <wp:effectExtent l="0" t="0" r="2540" b="2540"/>
              <wp:docPr id="54457159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44571594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5976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D15DFE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7. Write a SQL query to retrieve events with available tickets that also have "Concert" in their name. </w:t>
      </w:r>
    </w:p>
    <w:p w14:paraId="3CF43D5E" w14:textId="0E4F27FD" w:rsidR="00AD5A01" w:rsidRPr="0001629A" w:rsidRDefault="00AD5A01">
      <w:pPr>
        <w:rPr>
          <w:ins w:id="35" w:author="Pujan Rastogi" w:date="2023-12-13T19:24:00Z"/>
          <w:b/>
          <w:bCs/>
        </w:rPr>
      </w:pPr>
      <w:ins w:id="36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0DBDCF48" wp14:editId="45C5C3BD">
              <wp:extent cx="5588287" cy="1651085"/>
              <wp:effectExtent l="0" t="0" r="0" b="6350"/>
              <wp:docPr id="147120567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71205674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287" cy="1651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755030" w14:textId="77777777" w:rsidR="00AD5A01" w:rsidRDefault="0001629A">
      <w:pPr>
        <w:rPr>
          <w:ins w:id="37" w:author="Pujan Rastogi" w:date="2023-12-13T19:24:00Z"/>
          <w:b/>
          <w:bCs/>
        </w:rPr>
      </w:pPr>
      <w:r w:rsidRPr="0001629A">
        <w:rPr>
          <w:b/>
          <w:bCs/>
        </w:rPr>
        <w:t>8. Write a SQL query to retrieve users in batches of 5, starting from the 6th user.</w:t>
      </w:r>
    </w:p>
    <w:p w14:paraId="730B0322" w14:textId="5BB82BD9" w:rsidR="0001629A" w:rsidRPr="0001629A" w:rsidRDefault="00AD5A01">
      <w:pPr>
        <w:rPr>
          <w:b/>
          <w:bCs/>
        </w:rPr>
      </w:pPr>
      <w:ins w:id="38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437700AB" wp14:editId="47617BFC">
              <wp:extent cx="5613689" cy="1974951"/>
              <wp:effectExtent l="0" t="0" r="6350" b="6350"/>
              <wp:docPr id="198624932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6249329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3689" cy="19749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 w:rsidR="0001629A" w:rsidRPr="0001629A">
        <w:rPr>
          <w:b/>
          <w:bCs/>
        </w:rPr>
        <w:t xml:space="preserve"> </w:t>
      </w:r>
    </w:p>
    <w:p w14:paraId="1BC13568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>9. Write a SQL query to retrieve bookings details contains booked no of ticket more than 4.</w:t>
      </w:r>
      <w:ins w:id="39" w:author="Pujan Rastogi" w:date="2023-12-13T19:24:00Z">
        <w:r w:rsidRPr="0001629A">
          <w:rPr>
            <w:b/>
            <w:bCs/>
          </w:rPr>
          <w:t xml:space="preserve"> </w:t>
        </w:r>
      </w:ins>
    </w:p>
    <w:p w14:paraId="465F1812" w14:textId="1BCEA946" w:rsidR="00AD5A01" w:rsidRPr="0001629A" w:rsidRDefault="00AD5A01">
      <w:pPr>
        <w:rPr>
          <w:ins w:id="40" w:author="Pujan Rastogi" w:date="2023-12-13T19:24:00Z"/>
          <w:b/>
          <w:bCs/>
        </w:rPr>
      </w:pPr>
      <w:ins w:id="41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6240A6DB" wp14:editId="3F324C5D">
              <wp:extent cx="5731510" cy="1424940"/>
              <wp:effectExtent l="0" t="0" r="2540" b="3810"/>
              <wp:docPr id="194084966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40849660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424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5293F1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10. Write a SQL query to retrieve customer information whose phone number end with ‘000’ </w:t>
      </w:r>
    </w:p>
    <w:p w14:paraId="62B9D803" w14:textId="0EBEE493" w:rsidR="00AD5A01" w:rsidRPr="0001629A" w:rsidRDefault="00AD5A01">
      <w:pPr>
        <w:rPr>
          <w:ins w:id="42" w:author="Pujan Rastogi" w:date="2023-12-13T19:24:00Z"/>
          <w:b/>
          <w:bCs/>
        </w:rPr>
      </w:pPr>
      <w:ins w:id="43" w:author="Pujan Rastogi" w:date="2023-12-13T19:24:00Z">
        <w:r w:rsidRPr="00AD5A01">
          <w:rPr>
            <w:b/>
            <w:bCs/>
            <w:noProof/>
          </w:rPr>
          <w:drawing>
            <wp:inline distT="0" distB="0" distL="0" distR="0" wp14:anchorId="4C538164" wp14:editId="3A97B6B0">
              <wp:extent cx="4407126" cy="1206562"/>
              <wp:effectExtent l="0" t="0" r="0" b="0"/>
              <wp:docPr id="200285445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0285445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07126" cy="12065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C968FA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11. Write a SQL query to retrieve the events in order whose seat capacity more than 15000. </w:t>
      </w:r>
    </w:p>
    <w:p w14:paraId="19396980" w14:textId="2E2949DA" w:rsidR="00AD5A01" w:rsidRPr="0001629A" w:rsidRDefault="007D4CAC">
      <w:pPr>
        <w:rPr>
          <w:ins w:id="44" w:author="Pujan Rastogi" w:date="2023-12-13T19:24:00Z"/>
          <w:b/>
          <w:bCs/>
        </w:rPr>
      </w:pPr>
      <w:ins w:id="45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0102ECE4" wp14:editId="68469F3F">
              <wp:extent cx="3721291" cy="1397072"/>
              <wp:effectExtent l="0" t="0" r="0" b="0"/>
              <wp:docPr id="211767116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17671166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1291" cy="13970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B1A9F14" w14:textId="6439A059" w:rsidR="00407365" w:rsidRDefault="0001629A">
      <w:pPr>
        <w:rPr>
          <w:b/>
          <w:bCs/>
        </w:rPr>
      </w:pPr>
      <w:r w:rsidRPr="0001629A">
        <w:rPr>
          <w:b/>
          <w:bCs/>
        </w:rPr>
        <w:t>12. Write a SQL query to select events name not start with ‘x’, ‘y’, ‘z’</w:t>
      </w:r>
    </w:p>
    <w:p w14:paraId="6988A25D" w14:textId="7FC3A115" w:rsidR="007D4CAC" w:rsidRPr="0001629A" w:rsidRDefault="007D4CAC">
      <w:pPr>
        <w:rPr>
          <w:ins w:id="46" w:author="Pujan Rastogi" w:date="2023-12-13T19:24:00Z"/>
          <w:b/>
          <w:bCs/>
        </w:rPr>
      </w:pPr>
      <w:ins w:id="47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0F07A2D6" wp14:editId="388041DF">
              <wp:extent cx="5731510" cy="1526540"/>
              <wp:effectExtent l="0" t="0" r="2540" b="0"/>
              <wp:docPr id="69597041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95970417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526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F3E53B" w14:textId="77777777" w:rsidR="0001629A" w:rsidRPr="0001629A" w:rsidRDefault="0001629A">
      <w:pPr>
        <w:rPr>
          <w:b/>
          <w:sz w:val="32"/>
          <w:u w:val="single"/>
          <w:rPrChange w:id="48" w:author="Pujan Rastogi" w:date="2023-12-13T19:24:00Z">
            <w:rPr>
              <w:b/>
              <w:sz w:val="32"/>
            </w:rPr>
          </w:rPrChange>
        </w:rPr>
      </w:pPr>
      <w:r w:rsidRPr="0001629A">
        <w:rPr>
          <w:b/>
          <w:sz w:val="32"/>
          <w:u w:val="single"/>
          <w:rPrChange w:id="49" w:author="Pujan Rastogi" w:date="2023-12-13T19:24:00Z">
            <w:rPr>
              <w:b/>
              <w:sz w:val="32"/>
            </w:rPr>
          </w:rPrChange>
        </w:rPr>
        <w:t xml:space="preserve">Tasks 3: Aggregate functions, Having, Order By, </w:t>
      </w:r>
      <w:proofErr w:type="spellStart"/>
      <w:r w:rsidRPr="0001629A">
        <w:rPr>
          <w:b/>
          <w:sz w:val="32"/>
          <w:u w:val="single"/>
          <w:rPrChange w:id="50" w:author="Pujan Rastogi" w:date="2023-12-13T19:24:00Z">
            <w:rPr>
              <w:b/>
              <w:sz w:val="32"/>
            </w:rPr>
          </w:rPrChange>
        </w:rPr>
        <w:t>GroupBy</w:t>
      </w:r>
      <w:proofErr w:type="spellEnd"/>
      <w:r w:rsidRPr="0001629A">
        <w:rPr>
          <w:b/>
          <w:sz w:val="32"/>
          <w:u w:val="single"/>
          <w:rPrChange w:id="51" w:author="Pujan Rastogi" w:date="2023-12-13T19:24:00Z">
            <w:rPr>
              <w:b/>
              <w:sz w:val="32"/>
            </w:rPr>
          </w:rPrChange>
        </w:rPr>
        <w:t xml:space="preserve"> and Joins: </w:t>
      </w:r>
    </w:p>
    <w:p w14:paraId="72465406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1. Write a SQL query to List Events and Their Average Ticket Prices. </w:t>
      </w:r>
    </w:p>
    <w:p w14:paraId="6334ABD7" w14:textId="51760CBF" w:rsidR="007D4CAC" w:rsidRPr="0001629A" w:rsidRDefault="007D4CAC">
      <w:pPr>
        <w:rPr>
          <w:ins w:id="52" w:author="Pujan Rastogi" w:date="2023-12-13T19:24:00Z"/>
          <w:b/>
          <w:bCs/>
        </w:rPr>
      </w:pPr>
      <w:ins w:id="53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8D3CD82" wp14:editId="307FD110">
              <wp:extent cx="5721644" cy="3352972"/>
              <wp:effectExtent l="0" t="0" r="0" b="0"/>
              <wp:docPr id="162568014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568014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1644" cy="33529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266EDC1" w14:textId="0F126ECE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2. Write a SQL query to Calculate the Total Revenue Generated by Events. </w:t>
      </w:r>
    </w:p>
    <w:p w14:paraId="13FF70DA" w14:textId="11CE8380" w:rsidR="007D4CAC" w:rsidRPr="0001629A" w:rsidRDefault="007D4CAC">
      <w:pPr>
        <w:rPr>
          <w:ins w:id="54" w:author="Pujan Rastogi" w:date="2023-12-13T19:24:00Z"/>
          <w:b/>
          <w:bCs/>
        </w:rPr>
      </w:pPr>
      <w:ins w:id="55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A97900E" wp14:editId="6D6DC673">
              <wp:extent cx="5731510" cy="1748790"/>
              <wp:effectExtent l="0" t="0" r="2540" b="3810"/>
              <wp:docPr id="58586947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85869472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748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8F2F42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3. Write a SQL query to find the event with the highest ticket sales. </w:t>
      </w:r>
    </w:p>
    <w:p w14:paraId="1DC22862" w14:textId="4C99B4D2" w:rsidR="007D4CAC" w:rsidRPr="0001629A" w:rsidRDefault="007D4CAC">
      <w:pPr>
        <w:rPr>
          <w:ins w:id="56" w:author="Pujan Rastogi" w:date="2023-12-13T19:24:00Z"/>
          <w:b/>
          <w:bCs/>
        </w:rPr>
      </w:pPr>
      <w:ins w:id="57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FBABC6C" wp14:editId="6073D194">
              <wp:extent cx="5731510" cy="1816735"/>
              <wp:effectExtent l="0" t="0" r="2540" b="0"/>
              <wp:docPr id="162358274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23582744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8167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4FA63D2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4. Write a SQL query to Calculate the Total Number of Tickets Sold for Each Event. </w:t>
      </w:r>
    </w:p>
    <w:p w14:paraId="58906889" w14:textId="68428186" w:rsidR="007D4CAC" w:rsidRPr="0001629A" w:rsidRDefault="007D4CAC">
      <w:pPr>
        <w:rPr>
          <w:ins w:id="58" w:author="Pujan Rastogi" w:date="2023-12-13T19:24:00Z"/>
          <w:b/>
          <w:bCs/>
        </w:rPr>
      </w:pPr>
      <w:ins w:id="59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5A6FCD51" wp14:editId="3AB02A23">
              <wp:extent cx="5731510" cy="2941955"/>
              <wp:effectExtent l="0" t="0" r="2540" b="0"/>
              <wp:docPr id="188302131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302131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419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59D06B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5. Write a SQL query to Find Events with No Ticket Sales. </w:t>
      </w:r>
    </w:p>
    <w:p w14:paraId="1824FBF2" w14:textId="39C26DAC" w:rsidR="007D4CAC" w:rsidRPr="0001629A" w:rsidRDefault="007D4CAC">
      <w:pPr>
        <w:rPr>
          <w:ins w:id="60" w:author="Pujan Rastogi" w:date="2023-12-13T19:24:00Z"/>
          <w:b/>
          <w:bCs/>
        </w:rPr>
      </w:pPr>
      <w:ins w:id="61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72F6411D" wp14:editId="3630B27D">
              <wp:extent cx="5731510" cy="1188720"/>
              <wp:effectExtent l="0" t="0" r="2540" b="0"/>
              <wp:docPr id="182836279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2836279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188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C4A527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6. Write a SQL query to Find the User Who Has Booked the Most Tickets. </w:t>
      </w:r>
    </w:p>
    <w:p w14:paraId="7192E018" w14:textId="1DFBF3BB" w:rsidR="007D4CAC" w:rsidRPr="0001629A" w:rsidRDefault="007D4CAC">
      <w:pPr>
        <w:rPr>
          <w:ins w:id="62" w:author="Pujan Rastogi" w:date="2023-12-13T19:24:00Z"/>
          <w:b/>
          <w:bCs/>
        </w:rPr>
      </w:pPr>
      <w:ins w:id="63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65C21982" wp14:editId="07FAB80A">
              <wp:extent cx="5731510" cy="3928110"/>
              <wp:effectExtent l="0" t="0" r="2540" b="0"/>
              <wp:docPr id="209638613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96386134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928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754A00F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>7. Write a SQL query to List Events and the total number of tickets sold for each month.</w:t>
      </w:r>
      <w:ins w:id="64" w:author="Pujan Rastogi" w:date="2023-12-13T19:24:00Z">
        <w:r w:rsidRPr="0001629A">
          <w:rPr>
            <w:b/>
            <w:bCs/>
          </w:rPr>
          <w:t xml:space="preserve"> </w:t>
        </w:r>
      </w:ins>
    </w:p>
    <w:p w14:paraId="2ED495FC" w14:textId="2A4EF86A" w:rsidR="007D4CAC" w:rsidRPr="0001629A" w:rsidRDefault="007D4CAC">
      <w:pPr>
        <w:rPr>
          <w:ins w:id="65" w:author="Pujan Rastogi" w:date="2023-12-13T19:24:00Z"/>
          <w:b/>
          <w:bCs/>
        </w:rPr>
      </w:pPr>
      <w:ins w:id="66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29CBF71" wp14:editId="6222C268">
              <wp:extent cx="5731510" cy="2220595"/>
              <wp:effectExtent l="0" t="0" r="2540" b="8255"/>
              <wp:docPr id="2826851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268518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2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5FAC19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8. Write a SQL query to calculate the average Ticket Price for Events in Each Venue. </w:t>
      </w:r>
    </w:p>
    <w:p w14:paraId="244BA9D8" w14:textId="7DCD0343" w:rsidR="007D4CAC" w:rsidRPr="0001629A" w:rsidRDefault="007D4CAC">
      <w:pPr>
        <w:rPr>
          <w:ins w:id="67" w:author="Pujan Rastogi" w:date="2023-12-13T19:24:00Z"/>
          <w:b/>
          <w:bCs/>
        </w:rPr>
      </w:pPr>
      <w:ins w:id="68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D0323DE" wp14:editId="05545307">
              <wp:extent cx="5731510" cy="2801620"/>
              <wp:effectExtent l="0" t="0" r="2540" b="0"/>
              <wp:docPr id="62763116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7631169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01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ED756C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9. Write a SQL query to calculate the total Number of Tickets Sold for Each Event Type. </w:t>
      </w:r>
    </w:p>
    <w:p w14:paraId="55E9096B" w14:textId="0904492F" w:rsidR="007D4CAC" w:rsidRPr="0001629A" w:rsidRDefault="007D4CAC">
      <w:pPr>
        <w:rPr>
          <w:ins w:id="69" w:author="Pujan Rastogi" w:date="2023-12-13T19:24:00Z"/>
          <w:b/>
          <w:bCs/>
        </w:rPr>
      </w:pPr>
      <w:ins w:id="70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047842A8" wp14:editId="4A471762">
              <wp:extent cx="5731510" cy="2219960"/>
              <wp:effectExtent l="0" t="0" r="2540" b="8890"/>
              <wp:docPr id="44129136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129136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219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1BC462B" w14:textId="77777777" w:rsidR="007D4CAC" w:rsidRDefault="007D4CAC">
      <w:pPr>
        <w:rPr>
          <w:ins w:id="71" w:author="Pujan Rastogi" w:date="2023-12-13T19:24:00Z"/>
          <w:b/>
          <w:bCs/>
        </w:rPr>
      </w:pPr>
    </w:p>
    <w:p w14:paraId="12659EE3" w14:textId="2458E7AB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10. Write a SQL query to calculate the total Revenue Generated by Events in Each Year. </w:t>
      </w:r>
    </w:p>
    <w:p w14:paraId="5FC76EF6" w14:textId="10C07000" w:rsidR="007D4CAC" w:rsidRPr="0001629A" w:rsidRDefault="007D4CAC">
      <w:pPr>
        <w:rPr>
          <w:ins w:id="72" w:author="Pujan Rastogi" w:date="2023-12-13T19:24:00Z"/>
          <w:b/>
          <w:bCs/>
        </w:rPr>
      </w:pPr>
      <w:ins w:id="73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41957203" wp14:editId="6873D0E2">
              <wp:extent cx="5731510" cy="1680845"/>
              <wp:effectExtent l="0" t="0" r="2540" b="0"/>
              <wp:docPr id="89710485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97104857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6808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77E718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11. Write a SQL query to list users who have booked tickets for multiple events. </w:t>
      </w:r>
    </w:p>
    <w:p w14:paraId="20587D20" w14:textId="48C5873A" w:rsidR="007D4CAC" w:rsidRPr="0001629A" w:rsidRDefault="007D4CAC">
      <w:pPr>
        <w:rPr>
          <w:ins w:id="74" w:author="Pujan Rastogi" w:date="2023-12-13T19:24:00Z"/>
          <w:b/>
          <w:bCs/>
        </w:rPr>
      </w:pPr>
      <w:ins w:id="75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5CE18A38" wp14:editId="5380717E">
              <wp:extent cx="5626389" cy="869995"/>
              <wp:effectExtent l="0" t="0" r="0" b="6350"/>
              <wp:docPr id="10592820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5928202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6389" cy="8699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AE11FC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12. Write a SQL query to calculate the Total Revenue Generated by Events for Each User. </w:t>
      </w:r>
    </w:p>
    <w:p w14:paraId="5C3D5185" w14:textId="65F0467A" w:rsidR="007D4CAC" w:rsidRPr="0001629A" w:rsidRDefault="007D4CAC">
      <w:pPr>
        <w:rPr>
          <w:ins w:id="76" w:author="Pujan Rastogi" w:date="2023-12-13T19:24:00Z"/>
          <w:b/>
          <w:bCs/>
        </w:rPr>
      </w:pPr>
      <w:ins w:id="77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4DCCB52C" wp14:editId="2E561775">
              <wp:extent cx="5731510" cy="2944495"/>
              <wp:effectExtent l="0" t="0" r="2540" b="8255"/>
              <wp:docPr id="848722123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48722123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44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F1BFF9" w14:textId="77777777" w:rsidR="007D4CAC" w:rsidRDefault="007D4CAC">
      <w:pPr>
        <w:rPr>
          <w:ins w:id="78" w:author="Pujan Rastogi" w:date="2023-12-13T19:24:00Z"/>
          <w:b/>
          <w:bCs/>
        </w:rPr>
      </w:pPr>
    </w:p>
    <w:p w14:paraId="0E20B3A9" w14:textId="77777777" w:rsidR="007D4CAC" w:rsidRDefault="007D4CAC">
      <w:pPr>
        <w:rPr>
          <w:ins w:id="79" w:author="Pujan Rastogi" w:date="2023-12-13T19:24:00Z"/>
          <w:b/>
          <w:bCs/>
        </w:rPr>
      </w:pPr>
    </w:p>
    <w:p w14:paraId="65E6D37C" w14:textId="77777777" w:rsidR="007D4CAC" w:rsidRDefault="007D4CAC">
      <w:pPr>
        <w:rPr>
          <w:ins w:id="80" w:author="Pujan Rastogi" w:date="2023-12-13T19:24:00Z"/>
          <w:b/>
          <w:bCs/>
        </w:rPr>
      </w:pPr>
    </w:p>
    <w:p w14:paraId="79DF0C66" w14:textId="77777777" w:rsidR="007D4CAC" w:rsidRDefault="007D4CAC">
      <w:pPr>
        <w:rPr>
          <w:ins w:id="81" w:author="Pujan Rastogi" w:date="2023-12-13T19:24:00Z"/>
          <w:b/>
          <w:bCs/>
        </w:rPr>
      </w:pPr>
    </w:p>
    <w:p w14:paraId="779A01DC" w14:textId="77777777" w:rsidR="007D4CAC" w:rsidRDefault="007D4CAC">
      <w:pPr>
        <w:rPr>
          <w:ins w:id="82" w:author="Pujan Rastogi" w:date="2023-12-13T19:24:00Z"/>
          <w:b/>
          <w:bCs/>
        </w:rPr>
      </w:pPr>
    </w:p>
    <w:p w14:paraId="27537D57" w14:textId="77777777" w:rsidR="007D4CAC" w:rsidRDefault="007D4CAC">
      <w:pPr>
        <w:rPr>
          <w:ins w:id="83" w:author="Pujan Rastogi" w:date="2023-12-13T19:24:00Z"/>
          <w:b/>
          <w:bCs/>
        </w:rPr>
      </w:pPr>
    </w:p>
    <w:p w14:paraId="0E16D0BE" w14:textId="77777777" w:rsidR="007D4CAC" w:rsidRDefault="007D4CAC">
      <w:pPr>
        <w:rPr>
          <w:ins w:id="84" w:author="Pujan Rastogi" w:date="2023-12-13T19:24:00Z"/>
          <w:b/>
          <w:bCs/>
        </w:rPr>
      </w:pPr>
    </w:p>
    <w:p w14:paraId="79DB9AE0" w14:textId="1C52B8FB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13. Write a SQL query to calculate the Average Ticket Price for Events in Each Category and Venue. </w:t>
      </w:r>
    </w:p>
    <w:p w14:paraId="0D46388E" w14:textId="7CCDAF27" w:rsidR="007D4CAC" w:rsidRPr="0001629A" w:rsidRDefault="007D4CAC">
      <w:pPr>
        <w:rPr>
          <w:ins w:id="85" w:author="Pujan Rastogi" w:date="2023-12-13T19:24:00Z"/>
          <w:b/>
          <w:bCs/>
        </w:rPr>
      </w:pPr>
      <w:ins w:id="86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79C5642D" wp14:editId="715626EC">
              <wp:extent cx="5731510" cy="2359660"/>
              <wp:effectExtent l="0" t="0" r="2540" b="2540"/>
              <wp:docPr id="186155445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61554459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3596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E95889" w14:textId="3DF4F805" w:rsidR="0001629A" w:rsidRDefault="0001629A">
      <w:pPr>
        <w:rPr>
          <w:b/>
          <w:bCs/>
        </w:rPr>
      </w:pPr>
      <w:r w:rsidRPr="0001629A">
        <w:rPr>
          <w:b/>
          <w:bCs/>
        </w:rPr>
        <w:t>14. Write a SQL query to list Users and the Total Number of Tickets They've Purchased in the Last 30 Days.</w:t>
      </w:r>
    </w:p>
    <w:p w14:paraId="498C3092" w14:textId="2E912EC2" w:rsidR="007D4CAC" w:rsidRPr="0001629A" w:rsidRDefault="007D4CAC">
      <w:pPr>
        <w:rPr>
          <w:ins w:id="87" w:author="Pujan Rastogi" w:date="2023-12-13T19:24:00Z"/>
          <w:b/>
          <w:bCs/>
        </w:rPr>
      </w:pPr>
      <w:ins w:id="88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12BB8E9D" wp14:editId="253527DC">
              <wp:extent cx="5731510" cy="3241040"/>
              <wp:effectExtent l="0" t="0" r="2540" b="0"/>
              <wp:docPr id="110696957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0696957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241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36532C" w14:textId="77777777" w:rsidR="0001629A" w:rsidRPr="0001629A" w:rsidRDefault="0001629A">
      <w:pPr>
        <w:rPr>
          <w:b/>
          <w:sz w:val="32"/>
          <w:u w:val="single"/>
          <w:rPrChange w:id="89" w:author="Pujan Rastogi" w:date="2023-12-13T19:24:00Z">
            <w:rPr>
              <w:b/>
              <w:sz w:val="28"/>
            </w:rPr>
          </w:rPrChange>
        </w:rPr>
      </w:pPr>
      <w:r w:rsidRPr="0001629A">
        <w:rPr>
          <w:b/>
          <w:sz w:val="32"/>
          <w:u w:val="single"/>
          <w:rPrChange w:id="90" w:author="Pujan Rastogi" w:date="2023-12-13T19:24:00Z">
            <w:rPr>
              <w:b/>
              <w:sz w:val="28"/>
            </w:rPr>
          </w:rPrChange>
        </w:rPr>
        <w:t xml:space="preserve">Tasks 4: Subquery and its types </w:t>
      </w:r>
    </w:p>
    <w:p w14:paraId="47BAE455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1. Calculate the Average Ticket Price for Events in Each Venue Using a Subquery. </w:t>
      </w:r>
    </w:p>
    <w:p w14:paraId="5014934B" w14:textId="58B2C37D" w:rsidR="007D4CAC" w:rsidRPr="0001629A" w:rsidRDefault="007D4CAC">
      <w:pPr>
        <w:rPr>
          <w:ins w:id="91" w:author="Pujan Rastogi" w:date="2023-12-13T19:24:00Z"/>
          <w:b/>
          <w:bCs/>
        </w:rPr>
      </w:pPr>
      <w:ins w:id="92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5D0268CD" wp14:editId="7FF5BBF8">
              <wp:extent cx="5731510" cy="2962275"/>
              <wp:effectExtent l="0" t="0" r="2540" b="9525"/>
              <wp:docPr id="1666689170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66689170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62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D1B1A4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2. Find Events with More Than 50% of Tickets Sold using subquery. </w:t>
      </w:r>
    </w:p>
    <w:p w14:paraId="58891364" w14:textId="13B25919" w:rsidR="007D4CAC" w:rsidRPr="0001629A" w:rsidRDefault="007D4CAC">
      <w:pPr>
        <w:rPr>
          <w:ins w:id="93" w:author="Pujan Rastogi" w:date="2023-12-13T19:24:00Z"/>
          <w:b/>
          <w:bCs/>
        </w:rPr>
      </w:pPr>
      <w:ins w:id="94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3C10D87E" wp14:editId="65B2C4C8">
              <wp:extent cx="5731510" cy="1859915"/>
              <wp:effectExtent l="0" t="0" r="2540" b="6985"/>
              <wp:docPr id="145396854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5396854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859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C21FC1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3. Calculate the Total Number of Tickets Sold for Each Event. </w:t>
      </w:r>
    </w:p>
    <w:p w14:paraId="66CA1236" w14:textId="196200D9" w:rsidR="007D4CAC" w:rsidRPr="0001629A" w:rsidRDefault="007D4CAC">
      <w:pPr>
        <w:rPr>
          <w:ins w:id="95" w:author="Pujan Rastogi" w:date="2023-12-13T19:24:00Z"/>
          <w:b/>
          <w:bCs/>
        </w:rPr>
      </w:pPr>
      <w:ins w:id="96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5FC73F6D" wp14:editId="08B0FC41">
              <wp:extent cx="5731510" cy="2775585"/>
              <wp:effectExtent l="0" t="0" r="2540" b="5715"/>
              <wp:docPr id="24004005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0040054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75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C606A2" w14:textId="77777777" w:rsidR="007D4CAC" w:rsidRDefault="007D4CAC">
      <w:pPr>
        <w:rPr>
          <w:ins w:id="97" w:author="Pujan Rastogi" w:date="2023-12-13T19:24:00Z"/>
          <w:b/>
          <w:bCs/>
        </w:rPr>
      </w:pPr>
    </w:p>
    <w:p w14:paraId="63F16765" w14:textId="08C9EE42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4. Find Users Who Have Not Booked Any Tickets Using a NOT EXISTS Subquery. </w:t>
      </w:r>
    </w:p>
    <w:p w14:paraId="70C81CE6" w14:textId="601070F6" w:rsidR="007D4CAC" w:rsidRPr="0001629A" w:rsidRDefault="007D4CAC">
      <w:pPr>
        <w:rPr>
          <w:ins w:id="98" w:author="Pujan Rastogi" w:date="2023-12-13T19:24:00Z"/>
          <w:b/>
          <w:bCs/>
        </w:rPr>
      </w:pPr>
      <w:ins w:id="99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71CA804F" wp14:editId="00A9399C">
              <wp:extent cx="4654789" cy="1657435"/>
              <wp:effectExtent l="0" t="0" r="0" b="0"/>
              <wp:docPr id="95920205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9202054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4789" cy="1657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319F1D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5. List Events with No Ticket Sales Using a NOT IN Subquery. </w:t>
      </w:r>
    </w:p>
    <w:p w14:paraId="4BBF97FF" w14:textId="2A5A3585" w:rsidR="007D4CAC" w:rsidRPr="0001629A" w:rsidRDefault="007D4CAC">
      <w:pPr>
        <w:rPr>
          <w:ins w:id="100" w:author="Pujan Rastogi" w:date="2023-12-13T19:24:00Z"/>
          <w:b/>
          <w:bCs/>
        </w:rPr>
      </w:pPr>
      <w:ins w:id="101" w:author="Pujan Rastogi" w:date="2023-12-13T19:24:00Z">
        <w:r w:rsidRPr="007D4CAC">
          <w:rPr>
            <w:b/>
            <w:bCs/>
            <w:noProof/>
          </w:rPr>
          <w:drawing>
            <wp:inline distT="0" distB="0" distL="0" distR="0" wp14:anchorId="61C40914" wp14:editId="389D3555">
              <wp:extent cx="4654789" cy="1657435"/>
              <wp:effectExtent l="0" t="0" r="0" b="0"/>
              <wp:docPr id="21504275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5042757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54789" cy="1657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3EFFA2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6. Calculate the Total Number of Tickets Sold for Each Event Type Using a Subquery in the FROM Clause. </w:t>
      </w:r>
    </w:p>
    <w:p w14:paraId="4ED4592E" w14:textId="30542DE2" w:rsidR="007D4CAC" w:rsidRPr="0001629A" w:rsidRDefault="001F776F">
      <w:pPr>
        <w:rPr>
          <w:ins w:id="102" w:author="Pujan Rastogi" w:date="2023-12-13T19:24:00Z"/>
          <w:b/>
          <w:bCs/>
        </w:rPr>
      </w:pPr>
      <w:ins w:id="103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2871058E" wp14:editId="61943A5D">
              <wp:extent cx="5731510" cy="2448560"/>
              <wp:effectExtent l="0" t="0" r="2540" b="8890"/>
              <wp:docPr id="62447603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24476039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48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3996A9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7. Find Events with Ticket Prices Higher Than the Average Ticket Price Using a Subquery in the WHERE Clause. </w:t>
      </w:r>
    </w:p>
    <w:p w14:paraId="4184684E" w14:textId="4E574123" w:rsidR="001F776F" w:rsidRPr="0001629A" w:rsidRDefault="001F776F">
      <w:pPr>
        <w:rPr>
          <w:ins w:id="104" w:author="Pujan Rastogi" w:date="2023-12-13T19:24:00Z"/>
          <w:b/>
          <w:bCs/>
        </w:rPr>
      </w:pPr>
      <w:ins w:id="105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046AC9CA" wp14:editId="0FCBF758">
              <wp:extent cx="5696243" cy="3683189"/>
              <wp:effectExtent l="0" t="0" r="0" b="0"/>
              <wp:docPr id="128099042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80990422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96243" cy="36831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51237A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8. Calculate the Total Revenue Generated by Events for Each User Using a Correlated Subquery. </w:t>
      </w:r>
    </w:p>
    <w:p w14:paraId="10A04E20" w14:textId="479BB58C" w:rsidR="001F776F" w:rsidRPr="0001629A" w:rsidRDefault="001F776F">
      <w:pPr>
        <w:rPr>
          <w:ins w:id="106" w:author="Pujan Rastogi" w:date="2023-12-13T19:24:00Z"/>
          <w:b/>
          <w:bCs/>
        </w:rPr>
      </w:pPr>
      <w:ins w:id="107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3B90854A" wp14:editId="19E14D07">
              <wp:extent cx="5731510" cy="2865755"/>
              <wp:effectExtent l="0" t="0" r="2540" b="0"/>
              <wp:docPr id="70131439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01314394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65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663C2D" w14:textId="08E5F0BC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9. List Users Who Have Booked Tickets for Events in a Given Venue Using a Subquery in the WHERE Clause. </w:t>
      </w:r>
    </w:p>
    <w:p w14:paraId="15D1B4E7" w14:textId="43329E9F" w:rsidR="001F776F" w:rsidRPr="0001629A" w:rsidRDefault="001F776F">
      <w:pPr>
        <w:rPr>
          <w:ins w:id="108" w:author="Pujan Rastogi" w:date="2023-12-13T19:24:00Z"/>
          <w:b/>
          <w:bCs/>
        </w:rPr>
      </w:pPr>
      <w:ins w:id="109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07FC0152" wp14:editId="69CB6C2C">
              <wp:extent cx="3740342" cy="3365673"/>
              <wp:effectExtent l="0" t="0" r="0" b="6350"/>
              <wp:docPr id="114924945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49249458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0342" cy="33656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C7B3E48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10. Calculate the Total Number of Tickets Sold for Each Event Category Using a Subquery with GROUP BY. </w:t>
      </w:r>
    </w:p>
    <w:p w14:paraId="289B7C22" w14:textId="303CB630" w:rsidR="001F776F" w:rsidRPr="0001629A" w:rsidRDefault="001F776F">
      <w:pPr>
        <w:rPr>
          <w:ins w:id="110" w:author="Pujan Rastogi" w:date="2023-12-13T19:24:00Z"/>
          <w:b/>
          <w:bCs/>
        </w:rPr>
      </w:pPr>
      <w:ins w:id="111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242615F2" wp14:editId="445E859D">
              <wp:extent cx="5731510" cy="2494915"/>
              <wp:effectExtent l="0" t="0" r="2540" b="635"/>
              <wp:docPr id="90209132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2091329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494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DBD778" w14:textId="77777777" w:rsidR="0001629A" w:rsidRDefault="0001629A">
      <w:pPr>
        <w:rPr>
          <w:b/>
          <w:bCs/>
        </w:rPr>
      </w:pPr>
      <w:r w:rsidRPr="0001629A">
        <w:rPr>
          <w:b/>
          <w:bCs/>
        </w:rPr>
        <w:t xml:space="preserve">11. Find Users Who Have Booked Tickets for Events in each Month Using a Subquery with DATE_FORMAT. </w:t>
      </w:r>
    </w:p>
    <w:p w14:paraId="0C9CEC1D" w14:textId="0092532E" w:rsidR="001F776F" w:rsidRPr="0001629A" w:rsidRDefault="001F776F">
      <w:pPr>
        <w:rPr>
          <w:ins w:id="112" w:author="Pujan Rastogi" w:date="2023-12-13T19:24:00Z"/>
          <w:b/>
          <w:bCs/>
        </w:rPr>
      </w:pPr>
      <w:ins w:id="113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088DC75C" wp14:editId="13AC7664">
              <wp:extent cx="5731510" cy="3935730"/>
              <wp:effectExtent l="0" t="0" r="2540" b="7620"/>
              <wp:docPr id="952299952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52299952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9357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536CD6B" w14:textId="5F111191" w:rsidR="0001629A" w:rsidRDefault="0001629A">
      <w:pPr>
        <w:rPr>
          <w:ins w:id="114" w:author="Pujan Rastogi" w:date="2023-12-13T19:24:00Z"/>
          <w:b/>
          <w:bCs/>
        </w:rPr>
      </w:pPr>
      <w:r w:rsidRPr="0001629A">
        <w:rPr>
          <w:b/>
          <w:bCs/>
        </w:rPr>
        <w:t>12. Calculate the Average Ticket Price for Events in Each Venue Using a Subquery</w:t>
      </w:r>
    </w:p>
    <w:p w14:paraId="60955FAD" w14:textId="7708BAFF" w:rsidR="001F776F" w:rsidRPr="0001629A" w:rsidRDefault="001F776F">
      <w:pPr>
        <w:rPr>
          <w:b/>
          <w:bCs/>
        </w:rPr>
      </w:pPr>
      <w:ins w:id="115" w:author="Pujan Rastogi" w:date="2023-12-13T19:24:00Z">
        <w:r w:rsidRPr="001F776F">
          <w:rPr>
            <w:b/>
            <w:bCs/>
            <w:noProof/>
          </w:rPr>
          <w:drawing>
            <wp:inline distT="0" distB="0" distL="0" distR="0" wp14:anchorId="24FAB79C" wp14:editId="750B98A2">
              <wp:extent cx="5731510" cy="2970530"/>
              <wp:effectExtent l="0" t="0" r="2540" b="1270"/>
              <wp:docPr id="405822247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05822247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970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1F776F" w:rsidRPr="00016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ujan Rastogi">
    <w15:presenceInfo w15:providerId="Windows Live" w15:userId="881cf00918e142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9A"/>
    <w:rsid w:val="000155D0"/>
    <w:rsid w:val="0001629A"/>
    <w:rsid w:val="000A78F4"/>
    <w:rsid w:val="001F776F"/>
    <w:rsid w:val="00407365"/>
    <w:rsid w:val="006277D1"/>
    <w:rsid w:val="007D4CAC"/>
    <w:rsid w:val="00976990"/>
    <w:rsid w:val="00AD5A01"/>
    <w:rsid w:val="00BD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AC75E"/>
  <w15:chartTrackingRefBased/>
  <w15:docId w15:val="{F4086411-81FD-46C5-B153-AE0F1565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29A"/>
    <w:pPr>
      <w:ind w:left="720"/>
      <w:contextualSpacing/>
    </w:pPr>
  </w:style>
  <w:style w:type="paragraph" w:styleId="Revision">
    <w:name w:val="Revision"/>
    <w:hidden/>
    <w:uiPriority w:val="99"/>
    <w:semiHidden/>
    <w:rsid w:val="000155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microsoft.com/office/2011/relationships/people" Target="peop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Pujan Rastogi</dc:creator>
  <cp:keywords/>
  <dc:description/>
  <cp:lastModifiedBy>Pujan Rastogi</cp:lastModifiedBy>
  <cp:revision>2</cp:revision>
  <dcterms:created xsi:type="dcterms:W3CDTF">2023-12-13T13:55:00Z</dcterms:created>
  <dcterms:modified xsi:type="dcterms:W3CDTF">2023-12-13T13:55:00Z</dcterms:modified>
</cp:coreProperties>
</file>